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custom/note.xml" ContentType="application/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ins w:id="1" w:author="青禾审阅" w:date="2026-10-20T00:00:00Z">
        <w:r>
          <w:t>新增一句虚构说明</w:t>
        </w:r>
      </w:ins>
      <w:del w:id="2" w:author="青禾审阅" w:date="2026-10-20T00:00:00Z">
        <w:r>
          <w:delText>删去的旧句</w:delText>
        </w:r>
      </w:del>
    </w:p>
    <w:p>
      <w:moveFromRangeStart w:id="11" w:author="青禾审阅" w:name="move-a" w:date="2026-10-20T00:00:00Z"/>
      <w:moveFrom w:id="12" w:author="青禾审阅" w:date="2026-10-20T00:00:00Z">
        <w:r>
          <w:delText>旧址</w:delText>
        </w:r>
      </w:moveFrom>
      <w:moveFromRangeEnd w:id="13" w:author="青禾审阅" w:name="move-a" w:date="2026-10-20T00:00:00Z"/>
      <w:moveToRangeStart w:id="14" w:author="青禾审阅" w:name="move-a" w:date="2026-10-20T00:00:00Z"/>
      <w:moveTo w:id="15" w:author="青禾审阅" w:date="2026-10-20T00:00:00Z">
        <w:r>
          <w:t>新址</w:t>
        </w:r>
      </w:moveTo>
      <w:moveToRangeEnd w:id="16" w:author="青禾审阅" w:name="move-a" w:date="2026-10-20T00:00:00Z"/>
    </w:p>
    <w:p>
      <w:r>
        <w:t>可编辑句。</w:t>
      </w:r>
    </w:p>
    <w:sectPr>
      <w:pgSz w:w="11906" w:h="16838"/>
      <w:pgMar w:top="1440" w:right="1800" w:bottom="1440" w:left="1800" w:header="851" w:footer="992" w:gutter="0"/>
      <w:headerReference w:type="default" r:id="rId2"/>
    </w:sectPr>
  </w:body>
</w:document>
</file>

<file path=word/header1.xml><?xml version="1.0" encoding="utf-8"?>
<w:hdr xmlns:w="http://schemas.openxmlformats.org/wordprocessingml/2006/main">
  <w:p>
    <w:ins w:id="21" w:author="青禾审阅" w:date="2026-10-20T00:00:00Z">
      <w:r>
        <w:t>页眉新稿</w:t>
      </w:r>
    </w:ins>
    <w:del w:id="22" w:author="青禾审阅" w:date="2026-10-20T00:00:00Z">
      <w:r>
        <w:delText>页眉旧稿</w:delText>
      </w:r>
    </w:del>
  </w:p>
</w:hdr>
</file>

<file path=word/settings.xml><?xml version="1.0" encoding="utf-8"?>
<w:settings xmlns:w="http://schemas.openxmlformats.org/wordprocessingml/2006/main">
  <w:trackRevisions/>
</w:settings>
</file>

<file path=word/_rels/document.xml.rels><?xml version="1.0" encoding="UTF-8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header" Target="header1.xml"/></Relationships>
</file>

<file path=word/custom/note.xml><?xml version="1.0" encoding="utf-8"?>
<note>JoyWord fictional fixture DOCX-FEAT-T300-REVIEW. Not a personal record.</note>
</file>